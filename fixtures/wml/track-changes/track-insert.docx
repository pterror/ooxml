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jpg" ContentType="image/jpeg"/>
  <Default Extension="png" ContentType="image/pn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 xmlns:r="http://schemas.openxmlformats.org/officeDocument/2006/relationships">
  <w:body>
    <w:p>
      <w:ins w:id="1" w:author="Alice" w:date="2026-02-24T12:00:00Z">
        <w:r>
          <w:t>inserted text</w:t>
        </w:r>
      </w:ins>
    </w:p>
  </w:body>
</w:document>
</file>

<file path=word/_rels/document.xml.rels><?xml version="1.0" encoding="UTF-8" standalone="yes"?>
<Relationships xmlns="http://schemas.openxmlformats.org/package/2006/relationships"></Relationships>
</file>