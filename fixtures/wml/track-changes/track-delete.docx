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w="http://schemas.openxmlformats.org/wordprocessingml/2006/main" xmlns:a="http://schemas.openxmlformats.org/drawingml/2006/main" xmlns:r="http://schemas.openxmlformats.org/officeDocument/2006/relationships">
  <w:body>
    <w:p>
      <w:del w:id="1" w:author="Bob">
        <w:r>
          <w:t>deleted text</w:t>
        </w:r>
      </w:del>
    </w:p>
  </w:body>
</w:document>
</file>

<file path=word/_rels/document.xml.rels><?xml version="1.0" encoding="UTF-8" standalone="yes"?>
<Relationships xmlns="http://schemas.openxmlformats.org/package/2006/relationships"></Relationships>
</file>